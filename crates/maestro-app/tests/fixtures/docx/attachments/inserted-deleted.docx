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Kept </w:t>
      </w:r>
      <w:ins w:id="1" w:author="a">
        <w:r>
          <w:t>inser</w:t>
        </w:r>
        <w:r>
          <w:t>ted</w:t>
        </w:r>
      </w:ins>
      <w:del w:id="2" w:author="a">
        <w:r>
          <w:delText>removed</w:delText>
        </w:r>
      </w:del>
    </w:p>
  </w:body>
</w:document>
</file>